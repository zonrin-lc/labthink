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乙公司投标文件</w:t>
      </w:r>
    </w:p>
    <w:p>
      <w:r>
        <w:t>本响应文件由我司独立编制，技术方案详见附件。</w:t>
      </w:r>
    </w:p>
    <w:p>
      <w:ins w:id="2" w:author="示例工程有限公司 编制组" w:date="2026-09-05T00:00:00Z">
        <w:r>
          <w:t>补充业绩证明文件。</w:t>
        </w:r>
      </w:ins>
    </w:p>
    <w:p>
      <w:r>
        <w:drawing>
          <wp:inline xmlns:wp="http://schemas.openxmlformats.org/drawingml/2006/wordprocessingDrawing" distT="0" distB="0" distL="0" distR="0">
            <wp:extent cx="100000" cy="100000"/>
            <wp:docPr id="1" name="图片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00000" cy="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Img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Company>乙建设工程有限公司</Company>
  <Manager>李四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测试编制人</dc:creator>
  <cp:lastModifiedBy>乙公司编制人</cp:lastModifiedBy>
  <dcterms:created xsi:type="dcterms:W3CDTF">2026-09-02T09:00:00Z</dcterms:created>
  <dcterms:modified xsi:type="dcterms:W3CDTF">2026-09-11T09:00:00Z</dcterms:modified>
</cp:coreProperties>
</file>